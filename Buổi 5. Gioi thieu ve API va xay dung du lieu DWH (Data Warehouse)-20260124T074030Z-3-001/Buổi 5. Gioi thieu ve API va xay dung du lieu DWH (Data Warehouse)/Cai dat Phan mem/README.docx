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0" w:lineRule="auto"/>
        <w:ind w:left="0" w:righ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42"/>
          <w:szCs w:val="4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42"/>
          <w:szCs w:val="42"/>
          <w:rtl w:val="0"/>
        </w:rPr>
        <w:t xml:space="preserve">Danh sách phần mềm cần cài đặt cho buổi học thứ năm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  <w:rtl w:val="0"/>
        </w:rPr>
        <w:t xml:space="preserve">1. Python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spacing w:after="0" w:before="280" w:lineRule="auto"/>
        <w:ind w:left="720" w:hanging="360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Phiên bản khuyến nghị: 3.11.x, 3.10.x hoặc 3.9.x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spacing w:after="0" w:before="53" w:lineRule="auto"/>
        <w:ind w:left="720" w:hanging="360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Hướng dẫn cài đặt: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Tải file cài đặt phù hợp với hệ điều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1"/>
        </w:numPr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Chạy file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1"/>
        </w:numPr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Đánh dấu vào ô "Add Python to PATH" trong quá trình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1"/>
        </w:numPr>
        <w:spacing w:after="28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Hoàn tất quá trình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color w:val="1f2328"/>
              <w:sz w:val="31"/>
              <w:szCs w:val="31"/>
              <w:rtl w:val="0"/>
            </w:rPr>
            <w:t xml:space="preserve">2. Jupyter Notebook hoặc VS Code</w:t>
          </w:r>
        </w:sdtContent>
      </w:sdt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  <w:rtl w:val="0"/>
        </w:rPr>
        <w:t xml:space="preserve">Jupyter Notebook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thông qua pip: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f6f8fa" w:val="clear"/>
          <w:vertAlign w:val="baseline"/>
          <w:rtl w:val="0"/>
        </w:rPr>
        <w:t xml:space="preserve">pip install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8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Khởi động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f6f8fa" w:val="clear"/>
          <w:vertAlign w:val="baseline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  <w:rtl w:val="0"/>
        </w:rPr>
        <w:t xml:space="preserve">Visual Studio Code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9"/>
        </w:numPr>
        <w:spacing w:after="0" w:before="280" w:lineRule="auto"/>
        <w:ind w:left="720" w:hanging="360"/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9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các extension cần thiết: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10"/>
        </w:numPr>
        <w:tabs>
          <w:tab w:val="left" w:leader="none" w:pos="1440"/>
        </w:tabs>
        <w:spacing w:after="0" w:before="28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1"/>
          <w:numId w:val="10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1"/>
          <w:numId w:val="10"/>
        </w:numPr>
        <w:tabs>
          <w:tab w:val="left" w:leader="none" w:pos="1440"/>
        </w:tabs>
        <w:spacing w:after="28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Python Extension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color w:val="1f2328"/>
              <w:sz w:val="31"/>
              <w:szCs w:val="31"/>
              <w:rtl w:val="0"/>
            </w:rPr>
            <w:t xml:space="preserve">3. Các thư viện Python cơ bản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f232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f2328"/>
          <w:sz w:val="19"/>
          <w:szCs w:val="19"/>
          <w:u w:val="none"/>
          <w:shd w:fill="auto" w:val="clear"/>
          <w:vertAlign w:val="baseline"/>
          <w:rtl w:val="0"/>
        </w:rPr>
        <w:t xml:space="preserve">Cài đặt các thư viện cần thiết thông qua pip: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f2328"/>
          <w:sz w:val="16"/>
          <w:szCs w:val="16"/>
          <w:u w:val="none"/>
          <w:shd w:fill="f6f8fa" w:val="clear"/>
          <w:vertAlign w:val="baseline"/>
          <w:rtl w:val="0"/>
        </w:rPr>
        <w:t xml:space="preserve">pip install numpy pandas matplotlib yfinance metatrader5 scikit-learn sqlalchemy pyodbc xlsxwriter requests beautifulsoup4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color w:val="1f2328"/>
              <w:sz w:val="31"/>
              <w:szCs w:val="31"/>
              <w:rtl w:val="0"/>
            </w:rPr>
            <w:t xml:space="preserve">4. Công cụ phát triển API</w:t>
          </w:r>
        </w:sdtContent>
      </w:sdt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color w:val="1f2328"/>
              <w:sz w:val="26"/>
              <w:szCs w:val="26"/>
              <w:rtl w:val="0"/>
            </w:rPr>
            <w:t xml:space="preserve">Postman (Tùy chọn)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1"/>
        </w:numPr>
        <w:spacing w:after="0" w:before="280" w:lineRule="auto"/>
        <w:ind w:left="720" w:hanging="360"/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1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nếu bạn muốn test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  <w:rtl w:val="0"/>
        </w:rPr>
        <w:t xml:space="preserve">5. SQL Server và SQL Server Management Studio (SSMS)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19"/>
          <w:szCs w:val="19"/>
          <w:rtl w:val="0"/>
        </w:rPr>
        <w:t xml:space="preserve">SQL Server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2"/>
        </w:numPr>
        <w:spacing w:after="0" w:before="280" w:lineRule="auto"/>
        <w:ind w:left="720" w:hanging="360"/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https://www.microsoft.com/en-us/sql-server/sql-server-downloads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2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Chọn phiên bản "Developer" (miễn phí cho mục đích học tập)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2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Hướng dẫn cài đặt: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0" w:before="28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Tải file cài đặt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Chạy file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0" w:before="53" w:lineRule="auto"/>
        <w:ind w:left="1440" w:hanging="360"/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Chọn "Basic" installation type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Chọn thư mục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Nhấn "Install" và đợi quá trình cài đặt hoàn tất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1"/>
          <w:numId w:val="13"/>
        </w:numPr>
        <w:tabs>
          <w:tab w:val="left" w:leader="none" w:pos="1440"/>
        </w:tabs>
        <w:spacing w:after="28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Ghi nhớ mật khẩu SA (System Administrator) được tạo trong quá trình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19"/>
          <w:szCs w:val="19"/>
          <w:rtl w:val="0"/>
        </w:rPr>
        <w:t xml:space="preserve">SQL Server Management Studio (SSMS)</w:t>
      </w:r>
      <w:sdt>
        <w:sdtPr>
          <w:tag w:val="goog_rdk_10"/>
        </w:sdtPr>
        <w:sdtContent>
          <w:ins w:author="Đăng Quang Trương" w:id="0" w:date="2025-05-30T11:33:51Z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color w:val="1f2328"/>
                <w:sz w:val="19"/>
                <w:szCs w:val="19"/>
                <w:rtl w:val="0"/>
              </w:rPr>
              <w:t xml:space="preserve"> 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color w:val="1f2328"/>
                <w:sz w:val="19"/>
                <w:szCs w:val="19"/>
                <w:rtl w:val="0"/>
              </w:rPr>
              <w:t xml:space="preserve">ưa biết làm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4"/>
        </w:numPr>
        <w:spacing w:after="0" w:before="280" w:lineRule="auto"/>
        <w:ind w:left="720" w:hanging="360"/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https://learn.microsoft.com/en-us/sql/ssms/download-sql-server-management-studio-ssms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4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để quản lý cơ sở dữ liệu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4"/>
        </w:numPr>
        <w:spacing w:after="280" w:before="53" w:lineRule="auto"/>
        <w:ind w:left="720" w:hanging="360"/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Hướng dẫn kết nối: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1"/>
          <w:numId w:val="2"/>
        </w:numPr>
        <w:tabs>
          <w:tab w:val="left" w:leader="none" w:pos="1440"/>
        </w:tabs>
        <w:spacing w:after="0" w:before="280" w:lineRule="auto"/>
        <w:ind w:left="1440" w:hanging="360"/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Mở SSMS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1"/>
          <w:numId w:val="2"/>
        </w:numPr>
        <w:tabs>
          <w:tab w:val="left" w:leader="none" w:pos="1440"/>
        </w:tabs>
        <w:spacing w:after="0" w:before="53" w:lineRule="auto"/>
        <w:ind w:left="1440" w:hanging="360"/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Server name: localhost hoặc .\SQLEXPRESS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1"/>
          <w:numId w:val="2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Authentication: SQL Server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1"/>
          <w:numId w:val="2"/>
        </w:numPr>
        <w:tabs>
          <w:tab w:val="left" w:leader="none" w:pos="1440"/>
        </w:tabs>
        <w:spacing w:after="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Login: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2"/>
        </w:numPr>
        <w:tabs>
          <w:tab w:val="left" w:leader="none" w:pos="1440"/>
        </w:tabs>
        <w:spacing w:after="280" w:before="53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Password: (mật khẩu đã tạo khi cài đặt SQL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  <w:rtl w:val="0"/>
        </w:rPr>
        <w:t xml:space="preserve">6. Redis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  <w:rtl w:val="0"/>
        </w:rPr>
        <w:t xml:space="preserve">Redis Server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"/>
        </w:numPr>
        <w:spacing w:after="0" w:before="280" w:lineRule="auto"/>
        <w:ind w:left="720" w:hanging="360"/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https://github.com/tporadowski/redis/releases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3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Redis server cho Windows</w:t>
      </w:r>
      <w:sdt>
        <w:sdtPr>
          <w:tag w:val="goog_rdk_16"/>
        </w:sdtPr>
        <w:sdtContent>
          <w:ins w:author="Đăng Quang Trương" w:id="1" w:date="2025-05-30T11:30:37Z"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smallCaps w:val="0"/>
                <w:color w:val="1f2328"/>
                <w:sz w:val="19"/>
                <w:szCs w:val="19"/>
                <w:rtl w:val="0"/>
              </w:rPr>
              <w:t xml:space="preserve">  port 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smallCaps w:val="0"/>
                <w:color w:val="1f2328"/>
                <w:sz w:val="19"/>
                <w:szCs w:val="19"/>
                <w:rtl w:val="0"/>
              </w:rPr>
              <w:t xml:space="preserve">ự ghi 6379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26"/>
          <w:szCs w:val="26"/>
          <w:rtl w:val="0"/>
        </w:rPr>
        <w:t xml:space="preserve">Redis Desktop Manager (Client)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4"/>
        </w:numPr>
        <w:spacing w:after="0" w:before="280" w:lineRule="auto"/>
        <w:ind w:left="720" w:hanging="360"/>
        <w:rPr/>
      </w:pPr>
      <w:sdt>
        <w:sdtPr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https://redis-desktop-manager.en.lo4d.com/download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4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công cụ quản lý Redis để dễ dàng thao tác với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color w:val="1f2328"/>
              <w:sz w:val="31"/>
              <w:szCs w:val="31"/>
              <w:rtl w:val="0"/>
            </w:rPr>
            <w:t xml:space="preserve">7. MetaTrader 5 (Tùy chọn)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5"/>
        </w:numPr>
        <w:spacing w:after="0" w:before="280" w:lineRule="auto"/>
        <w:ind w:left="720" w:hanging="360"/>
        <w:rPr/>
      </w:pPr>
      <w:sdt>
        <w:sdtPr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smallCaps w:val="0"/>
              <w:color w:val="1f2328"/>
              <w:sz w:val="19"/>
              <w:szCs w:val="19"/>
              <w:rtl w:val="0"/>
            </w:rPr>
            <w:t xml:space="preserve">Link tải: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i w:val="0"/>
            <w:smallCaps w:val="0"/>
            <w:color w:val="0969da"/>
            <w:sz w:val="19"/>
            <w:szCs w:val="19"/>
            <w:u w:val="none"/>
            <w:rtl w:val="0"/>
          </w:rPr>
          <w:t xml:space="preserve">https://www.metatrader5.com/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5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nếu bạn muốn học về phần mềm giao dịch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80" w:before="280" w:lineRule="auto"/>
        <w:ind w:left="0" w:firstLine="0"/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color w:val="1f2328"/>
          <w:sz w:val="31"/>
          <w:szCs w:val="31"/>
          <w:rtl w:val="0"/>
        </w:rPr>
        <w:t xml:space="preserve">Tóm tắt các bước cài đặt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Python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6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Jupyter Notebook hoặc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6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các thư viện Python cơ bản bằng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6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(Tùy chọn) Cài đặt Postman để test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6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SQL Server và SQL Server Management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6"/>
        </w:numPr>
        <w:spacing w:after="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Cài đặt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6"/>
        </w:numPr>
        <w:spacing w:after="280" w:before="53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color w:val="1f2328"/>
          <w:sz w:val="19"/>
          <w:szCs w:val="19"/>
          <w:rtl w:val="0"/>
        </w:rPr>
        <w:t xml:space="preserve">(Tùy chọn) Cài đặt MetaTrader 5 nếu muốn học về phần mềm giao dịch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="Calibri" w:cs="Times New Roman" w:eastAsia="SimSun" w:hAnsi="Calibri"/>
      <w:lang w:bidi="ar-SA" w:eastAsia="zh-CN" w:val="en-US"/>
    </w:rPr>
  </w:style>
  <w:style w:type="paragraph" w:styleId="2">
    <w:name w:val="heading 1"/>
    <w:next w:val="1"/>
    <w:uiPriority w:val="0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44"/>
      <w:sz w:val="48"/>
      <w:szCs w:val="48"/>
      <w:lang w:bidi="ar" w:eastAsia="zh-CN" w:val="en-US"/>
    </w:rPr>
  </w:style>
  <w:style w:type="paragraph" w:styleId="3">
    <w:name w:val="heading 2"/>
    <w:next w:val="1"/>
    <w:uiPriority w:val="0"/>
    <w:semiHidden w:val="1"/>
    <w:unhideWhenUsed w:val="1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0"/>
      <w:sz w:val="36"/>
      <w:szCs w:val="36"/>
      <w:lang w:bidi="ar" w:eastAsia="zh-CN" w:val="en-US"/>
    </w:rPr>
  </w:style>
  <w:style w:type="paragraph" w:styleId="4">
    <w:name w:val="heading 3"/>
    <w:next w:val="1"/>
    <w:uiPriority w:val="0"/>
    <w:semiHidden w:val="1"/>
    <w:unhideWhenUsed w:val="1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0"/>
      <w:sz w:val="27"/>
      <w:szCs w:val="27"/>
      <w:lang w:bidi="ar" w:eastAsia="zh-CN" w:val="en-US"/>
    </w:rPr>
  </w:style>
  <w:style w:type="paragraph" w:styleId="5">
    <w:name w:val="heading 4"/>
    <w:next w:val="1"/>
    <w:uiPriority w:val="0"/>
    <w:semiHidden w:val="1"/>
    <w:unhideWhenUsed w:val="1"/>
    <w:qFormat w:val="1"/>
    <w:pPr>
      <w:spacing w:after="0" w:afterAutospacing="1" w:before="0" w:beforeAutospacing="1"/>
      <w:jc w:val="left"/>
    </w:pPr>
    <w:rPr>
      <w:rFonts w:ascii="SimSun" w:cs="SimSun" w:eastAsia="SimSun" w:hAnsi="SimSun" w:hint="eastAsia"/>
      <w:b w:val="1"/>
      <w:bCs w:val="1"/>
      <w:kern w:val="0"/>
      <w:sz w:val="24"/>
      <w:szCs w:val="24"/>
      <w:lang w:bidi="ar" w:eastAsia="zh-CN" w:val="en-US"/>
    </w:rPr>
  </w:style>
  <w:style w:type="character" w:styleId="6" w:default="1">
    <w:name w:val="Default Paragraph Font"/>
    <w:uiPriority w:val="0"/>
    <w:semiHidden w:val="1"/>
  </w:style>
  <w:style w:type="table" w:styleId="7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8">
    <w:name w:val="HTML Code"/>
    <w:basedOn w:val="6"/>
    <w:uiPriority w:val="0"/>
    <w:rPr>
      <w:rFonts w:ascii="Courier New" w:cs="Courier New" w:hAnsi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cs="SimSun" w:eastAsia="SimSun" w:hAnsi="SimSun" w:hint="eastAsia"/>
      <w:kern w:val="0"/>
      <w:sz w:val="24"/>
      <w:szCs w:val="24"/>
      <w:lang w:bidi="ar" w:eastAsia="zh-CN" w:val="en-US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paragraph" w:styleId="12">
    <w:name w:val="Plain Text"/>
    <w:basedOn w:val="1"/>
    <w:uiPriority w:val="0"/>
    <w:rPr>
      <w:rFonts w:ascii="SimSun" w:cs="Courier New" w:hAnsi="Courier New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sql/ssms/download-sql-server-management-studio-ssms" TargetMode="External"/><Relationship Id="rId10" Type="http://schemas.openxmlformats.org/officeDocument/2006/relationships/hyperlink" Target="https://www.microsoft.com/en-us/sql-server/sql-server-downloads" TargetMode="External"/><Relationship Id="rId13" Type="http://schemas.openxmlformats.org/officeDocument/2006/relationships/hyperlink" Target="https://redis-desktop-manager.en.lo4d.com/download" TargetMode="External"/><Relationship Id="rId12" Type="http://schemas.openxmlformats.org/officeDocument/2006/relationships/hyperlink" Target="https://github.com/tporadowski/redis/relea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man.com/downloads/" TargetMode="External"/><Relationship Id="rId14" Type="http://schemas.openxmlformats.org/officeDocument/2006/relationships/hyperlink" Target="https://www.metatrader5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QWzXxBwHeryZm+Jd6FbQo4FIw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2025-05-30T01:22:02Z</dcterms:created>
  <dc:creator>PCDTT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D37323ADA0A94368B41AD12490E554F4_13</vt:lpwstr>
  </property>
</Properties>
</file>